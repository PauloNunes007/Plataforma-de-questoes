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Q1 (Evandro)  </w:t>
      </w:r>
      <w:r w:rsidDel="00000000" w:rsidR="00000000" w:rsidRPr="00000000">
        <w:rPr>
          <w:sz w:val="21"/>
          <w:szCs w:val="21"/>
          <w:rtl w:val="0"/>
        </w:rPr>
        <w:t xml:space="preserve">Uma partícula com carga -2,5 μC inicialmente se move com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</w:t>
      </w:r>
      <w:r w:rsidDel="00000000" w:rsidR="00000000" w:rsidRPr="00000000">
        <w:rPr>
          <w:sz w:val="21"/>
          <w:szCs w:val="21"/>
          <w:rtl w:val="0"/>
        </w:rPr>
        <w:t xml:space="preserve"> = (1,0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i</w:t>
      </w:r>
      <w:r w:rsidDel="00000000" w:rsidR="00000000" w:rsidRPr="00000000">
        <w:rPr>
          <w:sz w:val="21"/>
          <w:szCs w:val="21"/>
          <w:rtl w:val="0"/>
        </w:rPr>
        <w:t xml:space="preserve"> + 7,0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) m/s. Se encontrar um campo magnético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 </w:t>
      </w:r>
      <w:r w:rsidDel="00000000" w:rsidR="00000000" w:rsidRPr="00000000">
        <w:rPr>
          <w:sz w:val="21"/>
          <w:szCs w:val="21"/>
          <w:rtl w:val="0"/>
        </w:rPr>
        <w:t xml:space="preserve">= 1,0 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</w:t>
      </w:r>
      <w:r w:rsidDel="00000000" w:rsidR="00000000" w:rsidRPr="00000000">
        <w:rPr>
          <w:sz w:val="21"/>
          <w:szCs w:val="21"/>
          <w:rtl w:val="0"/>
        </w:rPr>
        <w:t xml:space="preserve">, encontre o vetor de força magnética sobre ela.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A) (-17,5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- 2,5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) μN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B) (-17,5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- 10,0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j</w:t>
      </w:r>
      <w:r w:rsidDel="00000000" w:rsidR="00000000" w:rsidRPr="00000000">
        <w:rPr>
          <w:sz w:val="21"/>
          <w:szCs w:val="21"/>
          <w:rtl w:val="0"/>
        </w:rPr>
        <w:t xml:space="preserve">) N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rtl w:val="0"/>
        </w:rPr>
        <w:t xml:space="preserve">C) (-17,5 </w:t>
      </w:r>
      <w:r w:rsidDel="00000000" w:rsidR="00000000" w:rsidRPr="00000000">
        <w:rPr>
          <w:b w:val="1"/>
          <w:bCs w:val="1"/>
          <w:color w:val="ff0000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 + 2,5 </w:t>
      </w:r>
      <w:r w:rsidDel="00000000" w:rsidR="00000000" w:rsidRPr="00000000">
        <w:rPr>
          <w:b w:val="1"/>
          <w:bCs w:val="1"/>
          <w:color w:val="ff0000"/>
          <w:sz w:val="21"/>
          <w:szCs w:val="21"/>
          <w:rtl w:val="0"/>
        </w:rPr>
        <w:t xml:space="preserve">j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) μN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D) (175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- 10,0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) N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E) (10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- 17,5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) μN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Sol.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 = q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</w:t>
      </w:r>
      <w:r w:rsidDel="00000000" w:rsidR="00000000" w:rsidRPr="00000000">
        <w:rPr>
          <w:sz w:val="21"/>
          <w:szCs w:val="21"/>
          <w:rtl w:val="0"/>
        </w:rPr>
        <w:t xml:space="preserve"> x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  ,  </w:t>
      </w:r>
      <w:r w:rsidDel="00000000" w:rsidR="00000000" w:rsidRPr="00000000">
        <w:rPr>
          <w:sz w:val="21"/>
          <w:szCs w:val="21"/>
          <w:rtl w:val="0"/>
        </w:rPr>
        <w:t xml:space="preserve">(-2.5)(1)(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x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</w:t>
      </w:r>
      <w:r w:rsidDel="00000000" w:rsidR="00000000" w:rsidRPr="00000000">
        <w:rPr>
          <w:sz w:val="21"/>
          <w:szCs w:val="21"/>
          <w:rtl w:val="0"/>
        </w:rPr>
        <w:t xml:space="preserve">) + 7(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j</w:t>
      </w:r>
      <w:r w:rsidDel="00000000" w:rsidR="00000000" w:rsidRPr="00000000">
        <w:rPr>
          <w:sz w:val="21"/>
          <w:szCs w:val="21"/>
          <w:rtl w:val="0"/>
        </w:rPr>
        <w:t xml:space="preserve"> x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</w:t>
      </w:r>
      <w:r w:rsidDel="00000000" w:rsidR="00000000" w:rsidRPr="00000000">
        <w:rPr>
          <w:sz w:val="21"/>
          <w:szCs w:val="21"/>
          <w:rtl w:val="0"/>
        </w:rPr>
        <w:t xml:space="preserve"> ) = (-2.5)(1)( -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 + 7 (-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)) =-17,5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+ 25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08">
      <w:pPr>
        <w:spacing w:before="240" w:lineRule="auto"/>
        <w:jc w:val="both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1"/>
          <w:szCs w:val="21"/>
          <w:rtl w:val="0"/>
        </w:rPr>
        <w:t xml:space="preserve">(Evandro)- Na Figura, uma espira quadrada, com lado igual a 1,0m, está imersa perpendicularmente em um campo magnético variável </w:t>
      </w:r>
      <w:ins w:author="Gabriel Soares Rocha" w:id="0" w:date="2025-01-29T17:26:47Z">
        <w:r w:rsidDel="00000000" w:rsidR="00000000" w:rsidRPr="00000000">
          <w:rPr>
            <w:rFonts w:ascii="Times New Roman" w:cs="Times New Roman" w:eastAsia="Times New Roman" w:hAnsi="Times New Roman"/>
            <w:color w:val="202124"/>
            <w:sz w:val="21"/>
            <w:szCs w:val="21"/>
            <w:rtl w:val="0"/>
          </w:rPr>
          <w:t xml:space="preserve">B(t) = A (t-t</w:t>
        </w:r>
        <w:r w:rsidDel="00000000" w:rsidR="00000000" w:rsidRPr="00000000">
          <w:rPr>
            <w:rFonts w:ascii="Times New Roman" w:cs="Times New Roman" w:eastAsia="Times New Roman" w:hAnsi="Times New Roman"/>
            <w:color w:val="202124"/>
            <w:sz w:val="21"/>
            <w:szCs w:val="21"/>
            <w:vertAlign w:val="subscript"/>
            <w:rtl w:val="0"/>
            <w:rPrChange w:author="Gabriel Soares Rocha" w:id="1" w:date="2025-01-29T17:26:47Z">
              <w:rPr>
                <w:rFonts w:ascii="Times New Roman" w:cs="Times New Roman" w:eastAsia="Times New Roman" w:hAnsi="Times New Roman"/>
                <w:color w:val="202124"/>
                <w:sz w:val="21"/>
                <w:szCs w:val="21"/>
              </w:rPr>
            </w:rPrChange>
          </w:rPr>
          <w:t xml:space="preserve">0</w:t>
        </w:r>
        <w:r w:rsidDel="00000000" w:rsidR="00000000" w:rsidRPr="00000000">
          <w:rPr>
            <w:rFonts w:ascii="Times New Roman" w:cs="Times New Roman" w:eastAsia="Times New Roman" w:hAnsi="Times New Roman"/>
            <w:color w:val="202124"/>
            <w:sz w:val="21"/>
            <w:szCs w:val="21"/>
            <w:rtl w:val="0"/>
          </w:rPr>
          <w:t xml:space="preserve">)</w:t>
        </w:r>
        <w:r w:rsidDel="00000000" w:rsidR="00000000" w:rsidRPr="00000000">
          <w:rPr>
            <w:rFonts w:ascii="Times New Roman" w:cs="Times New Roman" w:eastAsia="Times New Roman" w:hAnsi="Times New Roman"/>
            <w:color w:val="202124"/>
            <w:sz w:val="21"/>
            <w:szCs w:val="21"/>
            <w:vertAlign w:val="superscript"/>
            <w:rtl w:val="0"/>
            <w:rPrChange w:author="Gabriel Soares Rocha" w:id="1" w:date="2025-01-29T17:26:47Z">
              <w:rPr>
                <w:rFonts w:ascii="Times New Roman" w:cs="Times New Roman" w:eastAsia="Times New Roman" w:hAnsi="Times New Roman"/>
                <w:color w:val="202124"/>
                <w:sz w:val="21"/>
                <w:szCs w:val="21"/>
              </w:rPr>
            </w:rPrChange>
          </w:rPr>
          <w:t xml:space="preserve">2</w:t>
        </w:r>
        <w:r w:rsidDel="00000000" w:rsidR="00000000" w:rsidRPr="00000000">
          <w:rPr>
            <w:rFonts w:ascii="Times New Roman" w:cs="Times New Roman" w:eastAsia="Times New Roman" w:hAnsi="Times New Roman"/>
            <w:color w:val="202124"/>
            <w:sz w:val="21"/>
            <w:szCs w:val="21"/>
            <w:rtl w:val="0"/>
            <w:rPrChange w:author="Gabriel Soares Rocha" w:id="1" w:date="2025-01-29T17:26:47Z">
              <w:rPr>
                <w:rFonts w:ascii="Times New Roman" w:cs="Times New Roman" w:eastAsia="Times New Roman" w:hAnsi="Times New Roman"/>
                <w:color w:val="202124"/>
                <w:sz w:val="21"/>
                <w:szCs w:val="21"/>
              </w:rPr>
            </w:rPrChange>
          </w:rPr>
          <w:t xml:space="preserve">, onde A = 1 mT/s, t</w:t>
        </w:r>
        <w:r w:rsidDel="00000000" w:rsidR="00000000" w:rsidRPr="00000000">
          <w:rPr>
            <w:rFonts w:ascii="Times New Roman" w:cs="Times New Roman" w:eastAsia="Times New Roman" w:hAnsi="Times New Roman"/>
            <w:color w:val="202124"/>
            <w:sz w:val="21"/>
            <w:szCs w:val="21"/>
            <w:vertAlign w:val="subscript"/>
            <w:rtl w:val="0"/>
            <w:rPrChange w:author="Gabriel Soares Rocha" w:id="1" w:date="2025-01-29T17:26:47Z">
              <w:rPr>
                <w:rFonts w:ascii="Times New Roman" w:cs="Times New Roman" w:eastAsia="Times New Roman" w:hAnsi="Times New Roman"/>
                <w:color w:val="202124"/>
                <w:sz w:val="21"/>
                <w:szCs w:val="21"/>
              </w:rPr>
            </w:rPrChange>
          </w:rPr>
          <w:t xml:space="preserve">0</w:t>
        </w:r>
        <w:r w:rsidDel="00000000" w:rsidR="00000000" w:rsidRPr="00000000">
          <w:rPr>
            <w:rFonts w:ascii="Times New Roman" w:cs="Times New Roman" w:eastAsia="Times New Roman" w:hAnsi="Times New Roman"/>
            <w:color w:val="202124"/>
            <w:sz w:val="21"/>
            <w:szCs w:val="21"/>
            <w:rtl w:val="0"/>
            <w:rPrChange w:author="Gabriel Soares Rocha" w:id="1" w:date="2025-01-29T17:26:47Z">
              <w:rPr>
                <w:rFonts w:ascii="Times New Roman" w:cs="Times New Roman" w:eastAsia="Times New Roman" w:hAnsi="Times New Roman"/>
                <w:color w:val="202124"/>
                <w:sz w:val="21"/>
                <w:szCs w:val="21"/>
              </w:rPr>
            </w:rPrChange>
          </w:rPr>
          <w:t xml:space="preserve"> = 2s, e</w:t>
        </w:r>
        <w:r w:rsidDel="00000000" w:rsidR="00000000" w:rsidRPr="00000000">
          <w:rPr>
            <w:rFonts w:ascii="Times New Roman" w:cs="Times New Roman" w:eastAsia="Times New Roman" w:hAnsi="Times New Roman"/>
            <w:color w:val="202124"/>
            <w:sz w:val="21"/>
            <w:szCs w:val="21"/>
            <w:vertAlign w:val="superscript"/>
            <w:rtl w:val="0"/>
            <w:rPrChange w:author="Gabriel Soares Rocha" w:id="1" w:date="2025-01-29T17:26:47Z">
              <w:rPr>
                <w:rFonts w:ascii="Times New Roman" w:cs="Times New Roman" w:eastAsia="Times New Roman" w:hAnsi="Times New Roman"/>
                <w:color w:val="202124"/>
                <w:sz w:val="21"/>
                <w:szCs w:val="21"/>
              </w:rPr>
            </w:rPrChange>
          </w:rPr>
          <w:t xml:space="preserve"> </w:t>
        </w:r>
      </w:ins>
      <w:del w:author="Gabriel Soares Rocha" w:id="0" w:date="2025-01-29T17:26:47Z">
        <w:r w:rsidDel="00000000" w:rsidR="00000000" w:rsidRPr="00000000">
          <w:rPr>
            <w:rFonts w:ascii="Times New Roman" w:cs="Times New Roman" w:eastAsia="Times New Roman" w:hAnsi="Times New Roman"/>
            <w:color w:val="202124"/>
            <w:sz w:val="21"/>
            <w:szCs w:val="21"/>
            <w:rtl w:val="0"/>
            <w:rPrChange w:author="Gabriel Soares Rocha" w:id="1" w:date="2025-01-29T17:26:47Z">
              <w:rPr>
                <w:rFonts w:ascii="Times New Roman" w:cs="Times New Roman" w:eastAsia="Times New Roman" w:hAnsi="Times New Roman"/>
                <w:color w:val="202124"/>
                <w:sz w:val="21"/>
                <w:szCs w:val="21"/>
              </w:rPr>
            </w:rPrChange>
          </w:rPr>
          <w:delText xml:space="preserve">B(t) = (t-2)</w:delText>
        </w:r>
        <w:r w:rsidDel="00000000" w:rsidR="00000000" w:rsidRPr="00000000">
          <w:rPr>
            <w:rFonts w:ascii="Times New Roman" w:cs="Times New Roman" w:eastAsia="Times New Roman" w:hAnsi="Times New Roman"/>
            <w:color w:val="202124"/>
            <w:sz w:val="21"/>
            <w:szCs w:val="21"/>
            <w:vertAlign w:val="superscript"/>
            <w:rtl w:val="0"/>
            <w:rPrChange w:author="Gabriel Soares Rocha" w:id="1" w:date="2025-01-29T17:26:47Z">
              <w:rPr>
                <w:rFonts w:ascii="Times New Roman" w:cs="Times New Roman" w:eastAsia="Times New Roman" w:hAnsi="Times New Roman"/>
                <w:color w:val="202124"/>
                <w:sz w:val="21"/>
                <w:szCs w:val="21"/>
                <w:vertAlign w:val="superscript"/>
              </w:rPr>
            </w:rPrChange>
          </w:rPr>
          <w:delText xml:space="preserve">2</w:delText>
        </w:r>
        <w:r w:rsidDel="00000000" w:rsidR="00000000" w:rsidRPr="00000000">
          <w:rPr>
            <w:rFonts w:ascii="Times New Roman" w:cs="Times New Roman" w:eastAsia="Times New Roman" w:hAnsi="Times New Roman"/>
            <w:color w:val="202124"/>
            <w:sz w:val="21"/>
            <w:szCs w:val="21"/>
            <w:rtl w:val="0"/>
            <w:rPrChange w:author="Gabriel Soares Rocha" w:id="1" w:date="2025-01-29T17:26:47Z">
              <w:rPr>
                <w:rFonts w:ascii="Times New Roman" w:cs="Times New Roman" w:eastAsia="Times New Roman" w:hAnsi="Times New Roman"/>
                <w:color w:val="202124"/>
                <w:sz w:val="21"/>
                <w:szCs w:val="21"/>
              </w:rPr>
            </w:rPrChange>
          </w:rPr>
          <w:delText xml:space="preserve"> mT, onde</w:delText>
        </w:r>
      </w:del>
      <w:r w:rsidDel="00000000" w:rsidR="00000000" w:rsidRPr="00000000">
        <w:rPr>
          <w:rFonts w:ascii="Times New Roman" w:cs="Times New Roman" w:eastAsia="Times New Roman" w:hAnsi="Times New Roman"/>
          <w:color w:val="202124"/>
          <w:sz w:val="21"/>
          <w:szCs w:val="21"/>
          <w:rtl w:val="0"/>
        </w:rPr>
        <w:t xml:space="preserve"> B(t) é positivo para um campo apontando para dentro da página. Podemos afirmar que nos tempos t=1s e t=3s, os sentidos das correntes na espira tem as respectivas orientações: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2138363" cy="178874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1788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144" w:lineRule="auto"/>
        <w:jc w:val="both"/>
        <w:rPr>
          <w:rFonts w:ascii="Times New Roman" w:cs="Times New Roman" w:eastAsia="Times New Roman" w:hAnsi="Times New Roman"/>
          <w:color w:val="2021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1"/>
          <w:szCs w:val="21"/>
          <w:rtl w:val="0"/>
        </w:rPr>
        <w:t xml:space="preserve">a) A corrente é nula nos dois casos;</w:t>
      </w:r>
    </w:p>
    <w:p w:rsidR="00000000" w:rsidDel="00000000" w:rsidP="00000000" w:rsidRDefault="00000000" w:rsidRPr="00000000" w14:paraId="0000000B">
      <w:pPr>
        <w:spacing w:before="240" w:line="144" w:lineRule="auto"/>
        <w:jc w:val="both"/>
        <w:rPr>
          <w:rFonts w:ascii="Times New Roman" w:cs="Times New Roman" w:eastAsia="Times New Roman" w:hAnsi="Times New Roman"/>
          <w:color w:val="2021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1"/>
          <w:szCs w:val="21"/>
          <w:rtl w:val="0"/>
        </w:rPr>
        <w:t xml:space="preserve">b) Nos dois casos o sentido é horário;</w:t>
      </w:r>
    </w:p>
    <w:p w:rsidR="00000000" w:rsidDel="00000000" w:rsidP="00000000" w:rsidRDefault="00000000" w:rsidRPr="00000000" w14:paraId="0000000C">
      <w:pPr>
        <w:spacing w:before="240" w:line="144" w:lineRule="auto"/>
        <w:jc w:val="both"/>
        <w:rPr>
          <w:rFonts w:ascii="Times New Roman" w:cs="Times New Roman" w:eastAsia="Times New Roman" w:hAnsi="Times New Roman"/>
          <w:color w:val="2021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1"/>
          <w:szCs w:val="21"/>
          <w:rtl w:val="0"/>
        </w:rPr>
        <w:t xml:space="preserve"> c) Nos dois casos o sentido é anti-horário;</w:t>
      </w:r>
    </w:p>
    <w:p w:rsidR="00000000" w:rsidDel="00000000" w:rsidP="00000000" w:rsidRDefault="00000000" w:rsidRPr="00000000" w14:paraId="0000000D">
      <w:pPr>
        <w:spacing w:before="240" w:line="144" w:lineRule="auto"/>
        <w:jc w:val="both"/>
        <w:rPr>
          <w:rFonts w:ascii="Times New Roman" w:cs="Times New Roman" w:eastAsia="Times New Roman" w:hAnsi="Times New Roman"/>
          <w:color w:val="2021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1"/>
          <w:szCs w:val="21"/>
          <w:rtl w:val="0"/>
        </w:rPr>
        <w:t xml:space="preserve">d) Anti-horário e horário;</w:t>
      </w:r>
    </w:p>
    <w:p w:rsidR="00000000" w:rsidDel="00000000" w:rsidP="00000000" w:rsidRDefault="00000000" w:rsidRPr="00000000" w14:paraId="0000000E">
      <w:pPr>
        <w:spacing w:before="240" w:line="144" w:lineRule="auto"/>
        <w:jc w:val="both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Horário e anti-horário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Rule="auto"/>
        <w:jc w:val="both"/>
        <w:rPr>
          <w:rFonts w:ascii="Times New Roman" w:cs="Times New Roman" w:eastAsia="Times New Roman" w:hAnsi="Times New Roman"/>
          <w:color w:val="e6000e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3-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(Evandro)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Considere um circuito ideal (R=0) constituído apenas por um indutor (indutância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) e um capacitor (capacitância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em série. O gráfico de fasores que melhor descreve a corrente e as ddps do circuito </w:t>
      </w:r>
      <w:r w:rsidDel="00000000" w:rsidR="00000000" w:rsidRPr="00000000">
        <w:rPr>
          <w:b w:val="1"/>
          <w:bCs w:val="1"/>
          <w:rtl w:val="0"/>
        </w:rPr>
        <w:t xml:space="preserve">na situação de ressonância</w:t>
      </w:r>
      <w:r w:rsidDel="00000000" w:rsidR="00000000" w:rsidRPr="00000000">
        <w:rPr>
          <w:rtl w:val="0"/>
        </w:rPr>
        <w:t xml:space="preserve"> é: 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highlight w:val="white"/>
          <w:rtl w:val="0"/>
        </w:rPr>
        <w:t xml:space="preserve">Resposta correta é a C</w:t>
      </w:r>
    </w:p>
    <w:p w:rsidR="00000000" w:rsidDel="00000000" w:rsidP="00000000" w:rsidRDefault="00000000" w:rsidRPr="00000000" w14:paraId="00000011">
      <w:pPr>
        <w:spacing w:before="240" w:lineRule="auto"/>
        <w:jc w:val="both"/>
        <w:rPr>
          <w:rFonts w:ascii="Times New Roman" w:cs="Times New Roman" w:eastAsia="Times New Roman" w:hAnsi="Times New Roman"/>
          <w:color w:val="e6000e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e6000e"/>
          <w:highlight w:val="white"/>
        </w:rPr>
        <w:drawing>
          <wp:inline distB="114300" distT="114300" distL="114300" distR="114300">
            <wp:extent cx="1985963" cy="3330496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3330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Enunciado para 2 questões: A figura a seguir mostra um circuito RC consistindo de um capacitor de 10,0 µF em série com um resistor de resistência R.. Inicialmente, o interruptor está aberto, conforme sugerido na figura. O capacitor foi completamente carregado de modo que a diferença de potencial entre suas placas é de 100,0 V. Em t = 0 s, o interruptor é fechado. O capacitor descarrega exponencialmente de modo que 2,0 s após o interruptor ser fechado, a diferença de potencial entre as placas do capacitor é de 37 V. Em outras palavras, em 2,0 s a diferença de potencial entre as placas do capacitor é reduzida para 37% de seu valor original.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1981200" cy="12954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5) Determine a queda de potencial através do resistor R em t = 2,0 s (ou seja, dois segundos após o interruptor ser fechado).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A) zero volts 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37 V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C) 63 V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D) 87 V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E) 100 V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6) Determine o valor numérico da resistência 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A) 1,0 × 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Ώ 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2,0 × 10</w:t>
      </w:r>
      <w:r w:rsidDel="00000000" w:rsidR="00000000" w:rsidRPr="00000000">
        <w:rPr>
          <w:color w:val="ff0000"/>
          <w:sz w:val="26"/>
          <w:szCs w:val="26"/>
          <w:vertAlign w:val="superscript"/>
          <w:rtl w:val="0"/>
        </w:rPr>
        <w:t xml:space="preserve">5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Ώ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C) 5,0 × 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Ώ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D) 1,0 × 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Ώ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E) 2,5 × 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Ώ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7) Quando dois capacitores são conectados em série, a capacitância equivalente da combinação é 120 µF. Quando os dois são conectados em paralelo, no entanto, a capacitância equivalente é 480 µF. Quais são as capacitâncias dos capacitores individuais? </w:t>
      </w:r>
      <w:r w:rsidDel="00000000" w:rsidR="00000000" w:rsidRPr="00000000">
        <w:rPr>
          <w:color w:val="ff0000"/>
          <w:rtl w:val="0"/>
        </w:rPr>
        <w:t xml:space="preserve">A) 240 µF e 240 µF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B) 125 µF e 325 µF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C) 175 µF e 275 µF 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D) 150 µF e 300 µF 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E) 80 µF e 370 µF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8) Um campo elétrico uniforme de 8 V/m existe entre as placas de um capacitor de placas paralelas. Quanto trabalho é necessário para mover uma carga pontual de +20 μC da placa negativa para a placa positiva se a separação entre as placas for de 0,050 m? 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A) 0,4 J 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B) 1,6 J 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C) 8,0 × 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 J 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D) 8,0 × 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-5</w:t>
      </w:r>
      <w:r w:rsidDel="00000000" w:rsidR="00000000" w:rsidRPr="00000000">
        <w:rPr>
          <w:rtl w:val="0"/>
        </w:rPr>
        <w:t xml:space="preserve"> J </w:t>
      </w:r>
    </w:p>
    <w:p w:rsidR="00000000" w:rsidDel="00000000" w:rsidP="00000000" w:rsidRDefault="00000000" w:rsidRPr="00000000" w14:paraId="00000037">
      <w:pPr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8,0 × 10</w:t>
      </w:r>
      <w:r w:rsidDel="00000000" w:rsidR="00000000" w:rsidRPr="00000000">
        <w:rPr>
          <w:color w:val="ff0000"/>
          <w:sz w:val="26"/>
          <w:szCs w:val="26"/>
          <w:vertAlign w:val="superscript"/>
          <w:rtl w:val="0"/>
        </w:rPr>
        <w:t xml:space="preserve">-6</w:t>
      </w:r>
      <w:r w:rsidDel="00000000" w:rsidR="00000000" w:rsidRPr="00000000">
        <w:rPr>
          <w:color w:val="ff0000"/>
          <w:rtl w:val="0"/>
        </w:rPr>
        <w:t xml:space="preserve"> J 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3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Qual das afirmativas abaixo é verdadeira ?</w:t>
      </w:r>
    </w:p>
    <w:p w:rsidR="00000000" w:rsidDel="00000000" w:rsidP="00000000" w:rsidRDefault="00000000" w:rsidRPr="00000000" w14:paraId="0000003A">
      <w:pPr>
        <w:spacing w:before="24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Na lei de Gauss, o fluxo do campo elétrico é calculado sobre uma superfície fechada , que engloba um volume.</w:t>
      </w:r>
    </w:p>
    <w:p w:rsidR="00000000" w:rsidDel="00000000" w:rsidP="00000000" w:rsidRDefault="00000000" w:rsidRPr="00000000" w14:paraId="0000003B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B) Campos elétricos só podem ser gerados por cargas elétricas.</w:t>
      </w:r>
    </w:p>
    <w:p w:rsidR="00000000" w:rsidDel="00000000" w:rsidP="00000000" w:rsidRDefault="00000000" w:rsidRPr="00000000" w14:paraId="0000003C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C) Na lei de Faraday, a fem induzida se deve `a variação do fluxo magnético, que deve ser calculado sobre uma superfície fechada, que engloba um volume.</w:t>
      </w:r>
    </w:p>
    <w:p w:rsidR="00000000" w:rsidDel="00000000" w:rsidP="00000000" w:rsidRDefault="00000000" w:rsidRPr="00000000" w14:paraId="0000003D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D) Campos magnéticos só podem ser gerados por correntes .</w:t>
      </w:r>
    </w:p>
    <w:p w:rsidR="00000000" w:rsidDel="00000000" w:rsidP="00000000" w:rsidRDefault="00000000" w:rsidRPr="00000000" w14:paraId="0000003E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E) Na lei de Gauss do magnetismo , o fluxo magnético deve ser calculado através de uma superfície limitada por uma curva fechada.</w:t>
      </w:r>
    </w:p>
    <w:p w:rsidR="00000000" w:rsidDel="00000000" w:rsidP="00000000" w:rsidRDefault="00000000" w:rsidRPr="00000000" w14:paraId="0000003F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9) Conforme mostrado na figura, um fio e um resistor de 10 Ω são usados para formar um circuito em forma de quadrado, 20 cm por 20 cm. Um campo magnético uniforme, mas não estável, é direcionado para o plano do circuito. A magnitude do campo magnético é reduzida de 1,50 T para 0,50 T em um intervalo de tempo de 63 ms. A corrente média induzida e sua direção através do resistor, neste intervalo de tempo, são as mais próximas de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157413" cy="186734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186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A) 63 mA, de b a a. 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B) 38 mA, de b a a. 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C) 63 mA, de a a b. 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D) 38 mA, de a a b. 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E) 95 mA, de a a b.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10) (Newton)  Uma esfera metálica de raio R=10 cm e  carga de +3μC é ligada por um fio condutor a outra esfera metálica, de raio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=5 cm e carga +2μC.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Sugiro colocar  carga +3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μC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nas duas e pedir as cargas finais. Que seriam +4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μC e +2μC na maior e na menor respectivamente: e dar opções: a) 5μC e 1μC, b) +2μC e + 4μC, c) +1μC e +5μC,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rtl w:val="0"/>
        </w:rPr>
        <w:t xml:space="preserve">d) +4μC e +2μC,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e) +3μC e +3μC  mas pode deixar do jeito que está.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390900" cy="1009650"/>
            <wp:effectExtent b="0" l="0" r="0" t="0"/>
            <wp:wrapSquare wrapText="bothSides" distB="0" distT="0" distL="114300" distR="11430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00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se estabelecer a ligação surge no fio um campo elétrico dirigido da esfera maior para a esfera menor.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Quando se faz a ligação, elétrons deslocam-se da esfera maior para a esfera menor.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Após  estabelecido  o  equilíbrio  eletrostático,  as esferas estarão carregadas com cargas iguais.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Dentre as afirmativas podemos dizer que: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todas são corretas</w:t>
      </w:r>
    </w:p>
    <w:p w:rsidR="00000000" w:rsidDel="00000000" w:rsidP="00000000" w:rsidRDefault="00000000" w:rsidRPr="00000000" w14:paraId="00000052">
      <w:pPr>
        <w:spacing w:after="1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corretas apenas I e II</w:t>
      </w:r>
    </w:p>
    <w:p w:rsidR="00000000" w:rsidDel="00000000" w:rsidP="00000000" w:rsidRDefault="00000000" w:rsidRPr="00000000" w14:paraId="00000053">
      <w:pPr>
        <w:spacing w:after="1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corretas apenas I e III</w:t>
      </w:r>
    </w:p>
    <w:p w:rsidR="00000000" w:rsidDel="00000000" w:rsidP="00000000" w:rsidRDefault="00000000" w:rsidRPr="00000000" w14:paraId="00000054">
      <w:pPr>
        <w:spacing w:after="1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apenas I é correta</w:t>
      </w:r>
    </w:p>
    <w:p w:rsidR="00000000" w:rsidDel="00000000" w:rsidP="00000000" w:rsidRDefault="00000000" w:rsidRPr="00000000" w14:paraId="00000055">
      <w:pPr>
        <w:spacing w:after="1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apenas II é correta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11) (Newton) Três  esferas  idênticas,  muito  leves, estão penduradas por fios perfeitamente isolantes, num ambiente seco, conforme mostra a figura. Num determinado instante, a esfera A (Q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20μC) toca a esfera B (Q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−2μC); após alguns instantes a esfera A afasta-se e toca na esfera C (Q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−6μC), retornando à posição inicial.</w:t>
      </w:r>
    </w:p>
    <w:p w:rsidR="00000000" w:rsidDel="00000000" w:rsidP="00000000" w:rsidRDefault="00000000" w:rsidRPr="00000000" w14:paraId="0000005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4690745</wp:posOffset>
            </wp:positionH>
            <wp:positionV relativeFrom="paragraph">
              <wp:posOffset>36830</wp:posOffset>
            </wp:positionV>
            <wp:extent cx="1854200" cy="1134745"/>
            <wp:effectExtent b="0" l="0" r="0" t="0"/>
            <wp:wrapSquare wrapText="bothSides" distB="0" distT="0" distL="114300" distR="11430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134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os contatos descritos, as cargas das esferas A, B e C são, respectivamente, iguais a (em μC):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740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1185"/>
        <w:gridCol w:w="1560"/>
        <w:gridCol w:w="1410"/>
        <w:tblGridChange w:id="0">
          <w:tblGrid>
            <w:gridCol w:w="585"/>
            <w:gridCol w:w="1185"/>
            <w:gridCol w:w="1560"/>
            <w:gridCol w:w="14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1,5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11,0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9,0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i w:val="1"/>
                <w:iCs w:val="1"/>
                <w:sz w:val="24"/>
                <w:szCs w:val="24"/>
                <w:rtl w:val="0"/>
              </w:rPr>
              <w:t xml:space="preserve">−2,0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i w:val="1"/>
                <w:iCs w:val="1"/>
                <w:sz w:val="24"/>
                <w:szCs w:val="24"/>
                <w:rtl w:val="0"/>
              </w:rPr>
              <w:t xml:space="preserve">−6,0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9,0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1,5</w:t>
            </w:r>
          </w:p>
        </w:tc>
      </w:tr>
    </w:tbl>
    <w:p w:rsidR="00000000" w:rsidDel="00000000" w:rsidP="00000000" w:rsidRDefault="00000000" w:rsidRPr="00000000" w14:paraId="0000007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(Newton)  A figura abaixo representa linhas de força correspondentes a um campo elétrico uniforme. Os pontos I, J, K e L situam-se nos vértices de um retângulo cujos lados IJ e KL são paralelos às linhas de força.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4029075</wp:posOffset>
            </wp:positionH>
            <wp:positionV relativeFrom="paragraph">
              <wp:posOffset>552450</wp:posOffset>
            </wp:positionV>
            <wp:extent cx="2581275" cy="1333500"/>
            <wp:effectExtent b="0" l="0" r="0" t="0"/>
            <wp:wrapSquare wrapText="bothSides" distB="0" distT="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função disso, assinale a alternativa correta.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potencial elétrico em K é maior do que o potencial elétrico em I.</w:t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potencial elétrico em J é maior do que o potencial elétrico em I.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potencial elétrico em K é igual ao potencial elétrico em L.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diferença de potencial elétrico entre I e J é a mesma que existe entre I e L.</w:t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diferença de potencial elétrico entre I e L é a mesma que existe entre J e L.</w:t>
      </w:r>
    </w:p>
    <w:p w:rsidR="00000000" w:rsidDel="00000000" w:rsidP="00000000" w:rsidRDefault="00000000" w:rsidRPr="00000000" w14:paraId="0000007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13)(Newton)  Uma certa distribuição estática de cargas produz um potencial eletrostático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que depende apenas da distância r  até a origem de um sistema de coordenadas. O gráfico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V(r)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mostrado na ﬁgura abaixo, com quatro regiões destacadas. Sobre o campo eletrostático produzido por essa distribuição,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(r)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é o vetor unitário da direção radial, podemos afirmar que: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864766</wp:posOffset>
            </wp:positionV>
            <wp:extent cx="2738438" cy="1788886"/>
            <wp:effectExtent b="0" l="0" r="0" t="0"/>
            <wp:wrapNone/>
            <wp:docPr id="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7888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(r) = 0 na região I e 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(r) &gt; 0 na região IV.</w:t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(r) = 0 na região I e 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(r) &lt; 0 na região II.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(r) = 0 nas regiões II e IV.</w:t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(r) &gt; 0 nas regiões I e III.</w:t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(r) &lt; 0 na região II e 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(r) &gt; 0 na região III.</w:t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14)(Newton) </w:t>
      </w:r>
      <w:del w:author="Gabriel Soares Rocha" w:id="2" w:date="2025-01-29T17:35:45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delText xml:space="preserve">Uma espira retangular, condutora, se move numa região de campo  magnético  gerado  por </w:delText>
        </w:r>
      </w:del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ins w:author="Gabriel Soares Rocha" w:id="3" w:date="2025-01-29T17:35:47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Uma espira retangular está na região próxima de </w:t>
        </w:r>
      </w:ins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 fio  retilíneo  muito  longo</w:t>
      </w:r>
      <w:ins w:author="Gabriel Soares Rocha" w:id="4" w:date="2025-01-29T17:36:50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que</w:t>
        </w:r>
      </w:ins>
      <w:del w:author="Gabriel Soares Rocha" w:id="4" w:date="2025-01-29T17:36:50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delText xml:space="preserve">,</w:delText>
        </w:r>
      </w:del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transporta</w:t>
      </w:r>
      <w:del w:author="Gabriel Soares Rocha" w:id="5" w:date="2025-01-29T17:36:55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delText xml:space="preserve">ndo</w:delText>
        </w:r>
      </w:del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  <w:rPrChange w:author="Gabriel Soares Rocha" w:id="6" w:date="2025-01-29T17:34:12Z">
            <w:rPr>
              <w:rFonts w:ascii="Times New Roman" w:cs="Times New Roman" w:eastAsia="Times New Roman" w:hAnsi="Times New Roman"/>
              <w:sz w:val="24"/>
              <w:szCs w:val="24"/>
            </w:rPr>
          </w:rPrChange>
        </w:rPr>
        <w:t xml:space="preserve">estacionária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, como mostra a ﬁgura.  A espira percorre a trajetória 1 → 2 → 3 → 4.  Determine o sentido da corrente induzida ao longo da espira em cada uma das partes da trajetória. </w:t>
      </w:r>
      <w:del w:author="Gabriel Soares Rocha" w:id="7" w:date="2025-01-29T17:37:04Z">
        <w:r w:rsidDel="00000000" w:rsidR="00000000" w:rsidRPr="00000000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4305300</wp:posOffset>
              </wp:positionH>
              <wp:positionV relativeFrom="paragraph">
                <wp:posOffset>647626</wp:posOffset>
              </wp:positionV>
              <wp:extent cx="1635760" cy="1871980"/>
              <wp:effectExtent b="0" l="0" r="0" t="0"/>
              <wp:wrapNone/>
              <wp:docPr id="1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5760" cy="18719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w:r>
      </w:del>
    </w:p>
    <w:p w:rsidR="00000000" w:rsidDel="00000000" w:rsidP="00000000" w:rsidRDefault="00000000" w:rsidRPr="00000000" w14:paraId="0000008A">
      <w:pPr>
        <w:spacing w:line="240" w:lineRule="auto"/>
        <w:jc w:val="both"/>
        <w:rPr>
          <w:ins w:author="Gabriel Soares Rocha" w:id="8" w:date="2025-01-29T17:37:01Z"/>
          <w:rFonts w:ascii="Times New Roman" w:cs="Times New Roman" w:eastAsia="Times New Roman" w:hAnsi="Times New Roman"/>
          <w:sz w:val="24"/>
          <w:szCs w:val="24"/>
        </w:rPr>
      </w:pPr>
      <w:ins w:author="Gabriel Soares Rocha" w:id="8" w:date="2025-01-29T17:37:0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8B">
      <w:pPr>
        <w:spacing w:line="240" w:lineRule="auto"/>
        <w:jc w:val="both"/>
        <w:rPr>
          <w:ins w:author="Gabriel Soares Rocha" w:id="8" w:date="2025-01-29T17:37:01Z"/>
          <w:rFonts w:ascii="Times New Roman" w:cs="Times New Roman" w:eastAsia="Times New Roman" w:hAnsi="Times New Roman"/>
          <w:sz w:val="24"/>
          <w:szCs w:val="24"/>
        </w:rPr>
      </w:pPr>
      <w:ins w:author="Gabriel Soares Rocha" w:id="8" w:date="2025-01-29T17:37:0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ins w:author="Gabriel Soares Rocha" w:id="7" w:date="2025-01-29T17:37:04Z">
        <w:r w:rsidDel="00000000" w:rsidR="00000000" w:rsidRPr="00000000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4305300</wp:posOffset>
              </wp:positionH>
              <wp:positionV relativeFrom="paragraph">
                <wp:posOffset>0</wp:posOffset>
              </wp:positionV>
              <wp:extent cx="1635760" cy="1871980"/>
              <wp:effectExtent b="0" l="0" r="0" t="0"/>
              <wp:wrapNone/>
              <wp:docPr id="1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5760" cy="18719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w:r>
      </w:ins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  horário,  não  há  corrente,  anti-horário,  não  há  corrente.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anti-horário,  não  há  corrente,  horário,  não  há  corrente.</w:t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não  há  corrente,  horário,  não  há  corrente,  anti-horário.</w:t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não   há   corrente,   anti-horário,   não   há   corrente, horário.</w:t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horário,  não  há  corrente,  não  há  corrente,  anti-horário.</w:t>
      </w:r>
    </w:p>
    <w:p w:rsidR="00000000" w:rsidDel="00000000" w:rsidP="00000000" w:rsidRDefault="00000000" w:rsidRPr="00000000" w14:paraId="00000093">
      <w:pPr>
        <w:widowControl w:val="0"/>
        <w:spacing w:line="276" w:lineRule="auto"/>
        <w:jc w:val="both"/>
        <w:rPr>
          <w:ins w:author="Gabriel Soares Rocha" w:id="9" w:date="2025-01-29T17:37:10Z"/>
          <w:rFonts w:ascii="Times New Roman" w:cs="Times New Roman" w:eastAsia="Times New Roman" w:hAnsi="Times New Roman"/>
          <w:sz w:val="24"/>
          <w:szCs w:val="24"/>
        </w:rPr>
      </w:pPr>
      <w:ins w:author="Gabriel Soares Rocha" w:id="9" w:date="2025-01-29T17:37:1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4">
      <w:pPr>
        <w:widowControl w:val="0"/>
        <w:spacing w:line="276" w:lineRule="auto"/>
        <w:jc w:val="both"/>
        <w:rPr>
          <w:ins w:author="Gabriel Soares Rocha" w:id="9" w:date="2025-01-29T17:37:10Z"/>
          <w:rFonts w:ascii="Times New Roman" w:cs="Times New Roman" w:eastAsia="Times New Roman" w:hAnsi="Times New Roman"/>
          <w:sz w:val="24"/>
          <w:szCs w:val="24"/>
        </w:rPr>
      </w:pPr>
      <w:ins w:author="Gabriel Soares Rocha" w:id="9" w:date="2025-01-29T17:37:1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5">
      <w:pPr>
        <w:widowControl w:val="0"/>
        <w:spacing w:line="276" w:lineRule="auto"/>
        <w:jc w:val="both"/>
        <w:rPr>
          <w:ins w:author="Gabriel Soares Rocha" w:id="9" w:date="2025-01-29T17:37:10Z"/>
          <w:rFonts w:ascii="Times New Roman" w:cs="Times New Roman" w:eastAsia="Times New Roman" w:hAnsi="Times New Roman"/>
          <w:sz w:val="24"/>
          <w:szCs w:val="24"/>
        </w:rPr>
      </w:pPr>
      <w:ins w:author="Gabriel Soares Rocha" w:id="9" w:date="2025-01-29T17:37:1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6">
      <w:pPr>
        <w:widowControl w:val="0"/>
        <w:spacing w:line="276" w:lineRule="auto"/>
        <w:jc w:val="both"/>
        <w:rPr>
          <w:ins w:author="Gabriel Soares Rocha" w:id="9" w:date="2025-01-29T17:37:10Z"/>
          <w:rFonts w:ascii="Times New Roman" w:cs="Times New Roman" w:eastAsia="Times New Roman" w:hAnsi="Times New Roman"/>
          <w:sz w:val="24"/>
          <w:szCs w:val="24"/>
        </w:rPr>
      </w:pPr>
      <w:ins w:author="Gabriel Soares Rocha" w:id="9" w:date="2025-01-29T17:37:1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7">
      <w:pPr>
        <w:widowControl w:val="0"/>
        <w:spacing w:line="276" w:lineRule="auto"/>
        <w:jc w:val="both"/>
        <w:rPr>
          <w:ins w:author="Gabriel Soares Rocha" w:id="9" w:date="2025-01-29T17:37:10Z"/>
          <w:rFonts w:ascii="Times New Roman" w:cs="Times New Roman" w:eastAsia="Times New Roman" w:hAnsi="Times New Roman"/>
          <w:sz w:val="24"/>
          <w:szCs w:val="24"/>
        </w:rPr>
      </w:pPr>
      <w:ins w:author="Gabriel Soares Rocha" w:id="9" w:date="2025-01-29T17:37:1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8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15) (Newton) A ﬁgura abaixo mostra uma espira retangular de resistência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largura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de comprimento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deslocando-se à velocidade constante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através de uma região de comprimento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 &gt;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qual existe um campo magnético constante (uniforme e estacionário)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Observe os diagramas rotulados por I, II e III logo a seguir. Em função da posição x da borda direita da espira, qual das alternativas abaixo corresponde respectivamente ao comportamento do fluxo do campo magnético através da espira, da força eletromotriz induzida e da energia dissipada pela espira?</w:t>
      </w:r>
      <w:del w:author="Gabriel Soares Rocha" w:id="9" w:date="2025-01-29T17:37:10Z">
        <w:r w:rsidDel="00000000" w:rsidR="00000000" w:rsidRPr="00000000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2657475</wp:posOffset>
              </wp:positionH>
              <wp:positionV relativeFrom="paragraph">
                <wp:posOffset>1401198</wp:posOffset>
              </wp:positionV>
              <wp:extent cx="3552825" cy="1371600"/>
              <wp:effectExtent b="0" l="0" r="0" t="0"/>
              <wp:wrapSquare wrapText="bothSides" distB="0" distT="0" distL="114300" distR="114300"/>
              <wp:docPr id="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2825" cy="1371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w:r>
      </w:del>
      <w:ins w:author="Gabriel Soares Rocha" w:id="9" w:date="2025-01-29T17:37:10Z">
        <w:r w:rsidDel="00000000" w:rsidR="00000000" w:rsidRPr="00000000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3019425</wp:posOffset>
              </wp:positionH>
              <wp:positionV relativeFrom="paragraph">
                <wp:posOffset>28575</wp:posOffset>
              </wp:positionV>
              <wp:extent cx="3552825" cy="1371600"/>
              <wp:effectExtent b="0" l="0" r="0" t="0"/>
              <wp:wrapSquare wrapText="bothSides" distB="0" distT="0" distL="114300" distR="114300"/>
              <wp:docPr id="1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2825" cy="1371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w:r>
      </w:ins>
    </w:p>
    <w:p w:rsidR="00000000" w:rsidDel="00000000" w:rsidP="00000000" w:rsidRDefault="00000000" w:rsidRPr="00000000" w14:paraId="00000099">
      <w:pPr>
        <w:tabs>
          <w:tab w:val="left" w:leader="none" w:pos="1860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   I, II, III.</w:t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I, III, II.</w:t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III, I, II.</w:t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II, III, I.</w:t>
      </w:r>
    </w:p>
    <w:p w:rsidR="00000000" w:rsidDel="00000000" w:rsidP="00000000" w:rsidRDefault="00000000" w:rsidRPr="00000000" w14:paraId="0000009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Nenhuma das respostas anteriores.</w:t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(Newton) Três pequenas lâmpadas idênticas, cada uma com a inscrição nominal (0,5W – 1,0V), são ligadas em série, conforme o circuito dado. Com a chave aberta, o amperímetro A ideal acusa a intensidade da corrente 300 mA.</w:t>
      </w:r>
    </w:p>
    <w:p w:rsidR="00000000" w:rsidDel="00000000" w:rsidP="00000000" w:rsidRDefault="00000000" w:rsidRPr="00000000" w14:paraId="000000A3">
      <w:pPr>
        <w:tabs>
          <w:tab w:val="left" w:leader="none" w:pos="1470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328863" cy="1598812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1598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a chave fechada, este mesmo amperímetro acusará a intensidade de corrente:</w:t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187,5 mA </w:t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375 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400 mA</w:t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525 mA</w:t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700 mA</w:t>
      </w:r>
    </w:p>
    <w:p w:rsidR="00000000" w:rsidDel="00000000" w:rsidP="00000000" w:rsidRDefault="00000000" w:rsidRPr="00000000" w14:paraId="000000AC">
      <w:pPr>
        <w:tabs>
          <w:tab w:val="left" w:leader="none" w:pos="1245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(Newton) A figura mostrada abaixo apresenta o gráfico das reatâncias capacitiva,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 indutiva,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em função da frequência para um certo circuito RLC. Qual é o valor aproximado da freqüência angular de ressonância deste circuito?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2476500</wp:posOffset>
            </wp:positionH>
            <wp:positionV relativeFrom="paragraph">
              <wp:posOffset>388560</wp:posOffset>
            </wp:positionV>
            <wp:extent cx="2723515" cy="1991995"/>
            <wp:effectExtent b="0" l="0" r="0" t="0"/>
            <wp:wrapSquare wrapText="left" distB="0" distT="0" distL="114300" distR="11430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1991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≈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25 rad/s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≈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2,5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rad/s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≈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150 rad/s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ff0000"/>
          <w:sz w:val="24"/>
          <w:szCs w:val="24"/>
          <w:rtl w:val="0"/>
        </w:rPr>
        <w:t xml:space="preserve">≈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1,5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ff0000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rad/s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≈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5,0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rad/s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(Newton)  Uma partícula com carga –q é colocada no centro de uma esfera metálica, oca, de raios interno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externo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 carregada com carga +Q, como indica a figura. A quantidade de cargas que se acumulam nas superfícies interna e externa da esfera vale, respectivamente: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4519930</wp:posOffset>
            </wp:positionH>
            <wp:positionV relativeFrom="paragraph">
              <wp:posOffset>376555</wp:posOffset>
            </wp:positionV>
            <wp:extent cx="1504950" cy="1590675"/>
            <wp:effectExtent b="0" l="0" r="0" t="0"/>
            <wp:wrapSquare wrapText="bothSides" distB="0" distT="0" distL="114300" distR="11430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90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071.0" w:type="dxa"/>
        <w:jc w:val="left"/>
        <w:tblInd w:w="-115.0" w:type="dxa"/>
        <w:tblLayout w:type="fixed"/>
        <w:tblLook w:val="0400"/>
      </w:tblPr>
      <w:tblGrid>
        <w:gridCol w:w="796"/>
        <w:gridCol w:w="1551"/>
        <w:gridCol w:w="1724"/>
        <w:tblGridChange w:id="0">
          <w:tblGrid>
            <w:gridCol w:w="796"/>
            <w:gridCol w:w="1551"/>
            <w:gridCol w:w="17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Interna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−q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+q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−Q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+Q−q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-Q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+Q−q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+q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4"/>
                <w:szCs w:val="24"/>
                <w:rtl w:val="0"/>
              </w:rPr>
              <w:t xml:space="preserve">+Q−q</w:t>
            </w:r>
          </w:p>
        </w:tc>
      </w:tr>
    </w:tbl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(Newton)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Considere as seguintes afirmações: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um ponto qualquer do interior de um condutor em equilíbrio eletrostático, o campo elétrico é sempre nulo;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um ponto qualquer do interior de um isolante, o campo elétrico é sempre nulo;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o fluxo do campo elétrico resultante através de uma superfície fechada (gaussiana) for zero, então não existem partículas carregadas no interior dessa superfície;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IV)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todos os pontos (internos e na superfície) de um condutor em equilíbrio eletrostático o potencial é o mesmo. Dessas afirmações, quais são corretas?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I e IV.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5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D6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III.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D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D8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I, III, 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(Newton)  A figura mostra um gerador de corrente alternada ligado aos terminais de uma caixa preta. A caixa contém um circuito desconhecido. Medidas realizadas do lado de fora da caixa revelam que: </w:t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ε (t ) = (12,0V) sen ( ωt + π/4)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4605338</wp:posOffset>
            </wp:positionH>
            <wp:positionV relativeFrom="paragraph">
              <wp:posOffset>26677</wp:posOffset>
            </wp:positionV>
            <wp:extent cx="2100263" cy="914232"/>
            <wp:effectExtent b="0" l="0" r="0" t="0"/>
            <wp:wrapSquare wrapText="left" distB="0" distT="0" distL="114300" distR="11430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914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i(t) = (1,2 A) sen ( ωt 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Analisando as medidas, responda qual é o circuito dentro da caixa?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RLC em ressonância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puramente resistivo</w:t>
      </w:r>
    </w:p>
    <w:p w:rsidR="00000000" w:rsidDel="00000000" w:rsidP="00000000" w:rsidRDefault="00000000" w:rsidRPr="00000000" w14:paraId="000000E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(Newton) Um fabricante de produtos para circuitos estabelece que a diferença de potencial máxima permitida através de um indutor de 200 mH é de 400 V. Você precisa aumentar a corrente através do indutor de 1,0 A para 3,0 A. Qual das alternativas abaixo melhor estima o tempo mínimo que se pode produzir tal variação da corrente?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 ms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𝜇s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ms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0,1 ms</w:t>
      </w:r>
    </w:p>
    <w:p w:rsidR="00000000" w:rsidDel="00000000" w:rsidP="00000000" w:rsidRDefault="00000000" w:rsidRPr="00000000" w14:paraId="000000F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(Newton) A frequência de ressonância de um circuito RLC em série é de 1000 Hz. Qual será a frequência de ressonância se, respectivamente, (i) a resistência R for dobrada? (ii) a indutância L for dobrada? (iii) a capacitância C for dobrada?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(i) 1000 Hz, (ii) 1000 Hz, (iii) 707 Hz; 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(i) 707 Hz, (ii) 1000 Hz, (iii) 707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(i) 1000 Hz, (ii) 707 Hz, (iii) 707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(i) 500 Hz, (ii) 500 Hz, (iii) 500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(i) 1000 Hz, (ii) 500 Hz, (iii) 500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(Newton) Considere os dois fios condutores mostrados na ﬁgura abaixo. Um deles é retilíneo e infinito, enquanto o outro é retilíneo e infinito, exceto por uma parte dobrada na forma de um semicírculo de raio R. Os fios carregam correntes estacionárias de intensidades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mesmo sentido, respectivamente, e a distância entre eles também vale R. Qual deve ser a razão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que o campo magnético no centro do semicírculo (ponto P) seja nulo?</w:t>
      </w:r>
    </w:p>
    <w:p w:rsidR="00000000" w:rsidDel="00000000" w:rsidP="00000000" w:rsidRDefault="00000000" w:rsidRPr="00000000" w14:paraId="000000F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3359475</wp:posOffset>
            </wp:positionH>
            <wp:positionV relativeFrom="paragraph">
              <wp:posOffset>123825</wp:posOffset>
            </wp:positionV>
            <wp:extent cx="2368550" cy="1440180"/>
            <wp:effectExtent b="0" l="0" r="0" t="0"/>
            <wp:wrapSquare wrapText="bothSides" distB="0" distT="0" distL="114300" distR="11430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440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4419600</wp:posOffset>
                </wp:positionH>
                <wp:positionV relativeFrom="paragraph">
                  <wp:posOffset>270495</wp:posOffset>
                </wp:positionV>
                <wp:extent cx="352425" cy="419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49200" y="432125"/>
                          <a:ext cx="352425" cy="419100"/>
                          <a:chOff x="3649200" y="432125"/>
                          <a:chExt cx="341975" cy="4002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653975" y="606725"/>
                            <a:ext cx="51000" cy="510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3704975" y="432125"/>
                            <a:ext cx="28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4419600</wp:posOffset>
                </wp:positionH>
                <wp:positionV relativeFrom="paragraph">
                  <wp:posOffset>270495</wp:posOffset>
                </wp:positionV>
                <wp:extent cx="352425" cy="419100"/>
                <wp:effectExtent b="0" l="0" r="0" t="0"/>
                <wp:wrapNone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π/2</w:t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(b)    π</w:t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(c)     1/2</w:t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(d)    1</w:t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(e)     1/π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(Newton)  Uma espira ABCD está totalmente imersa  em  um  campo  magnético B,  uniforme,  de intensidade 0,50 T e direção perpendicular ao plano da espira, como mostra a figura. O lado AB, de comprimento 20 cm, é móvel e se desloca com velocidade constante de 10 m/s, e R é um resistor de resistência R=0,50 Ω. Nessas condições é correto afirmar que, devido ao movimento do lado AB da espira:</w:t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4015104</wp:posOffset>
            </wp:positionH>
            <wp:positionV relativeFrom="paragraph">
              <wp:posOffset>150495</wp:posOffset>
            </wp:positionV>
            <wp:extent cx="2938780" cy="1224280"/>
            <wp:effectExtent b="0" l="0" r="0" t="0"/>
            <wp:wrapSquare wrapText="bothSides" distB="0" distT="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1224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Não circulará nenhuma corrente na espira, pois o campo é uniforme.</w:t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Aparecerá  uma  corrente  induzida,  no  sentido horário, de 2,0 A.</w:t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Aparecerá uma corrente induzida, no sentido horário, de 0,50 A.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Aparecerá uma corrente induzida, no sentido anti-horário, de 2,0 A.</w:t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Aparecerá uma corrente induzida, no sentido anti-horário, de 0,50 A.</w:t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9.png"/><Relationship Id="rId22" Type="http://schemas.openxmlformats.org/officeDocument/2006/relationships/image" Target="media/image3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14.jp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6.png"/><Relationship Id="rId18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